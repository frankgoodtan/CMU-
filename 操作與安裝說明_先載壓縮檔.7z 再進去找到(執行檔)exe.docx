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nwq3hwb95rj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操作與安裝說明:</w:t>
      </w:r>
    </w:p>
    <w:p w:rsidR="00000000" w:rsidDel="00000000" w:rsidP="00000000" w:rsidRDefault="00000000" w:rsidRPr="00000000" w14:paraId="00000002">
      <w:pPr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第一步: 先載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壓縮檔.7z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再進去找到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(執行檔)exe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第二步: 病患處理類型與介紹:</w:t>
      </w:r>
    </w:p>
    <w:p w:rsidR="00000000" w:rsidDel="00000000" w:rsidP="00000000" w:rsidRDefault="00000000" w:rsidRPr="00000000" w14:paraId="00000004">
      <w:pPr>
        <w:pStyle w:val="Title"/>
        <w:rPr/>
      </w:pPr>
      <w:bookmarkStart w:colFirst="0" w:colLast="0" w:name="_ciw6p94iympm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=== Part-1：病歷處理分類類型 ===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系統在處理每一位病人時，會於介面「處理狀態」欄位顯示對應結果，幫助您快速掌握病歷狀況，分為以下三大類：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一、 🟢 順利完成類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完成：成功抓取門診紀錄與歷史 Ditto，並順利執行送件/暫存。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今日病歷已存：系統發現今日已開立過「中醫病程記錄」，為避免重複將自動跳過。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二、 🟡 防護與強制暫存類（觸發防呆機制）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這類病人雖處理完畢，但偵測到特殊狀況，系統會自動攔截並「強制改為暫存」：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幽靈強制暫存：因為查無該病患今日任何「門診紀錄」，可能是不符合健保使用狀況的病人所以沒有紀錄。所以，系統會從預設字庫隨機生成 S 欄防報錯，並強制暫存。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✅ 醫師不符暫存：送出時因門診紀錄上的醫師名稱與您輸入的不符。為防呆避免送錯，改強制暫存。 • 🌿 含中藥暫存：P 欄偵測到中藥處方，觸發中藥爬蟲。已自動抓取藥囑並排版完成，基於安全考量強制暫存。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🏥 已出院(暫存)：比對出院日期與”已出院無法存檔狀況”，若偵測到病患已出院，會自動在 S 欄末尾補上「預計於今日出院。」並強制暫存。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三、 🔴 無法處理需人工介入類 系統遇到無法自動克服的障礙，將跳過該病人，請醫師手動處理：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🌟 疑似新會病歷：過去 7 天內找不到「中醫病程」可 Ditto，需手動從零開立。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⚠️ 未上傳門診：查無今日的門診文字紀錄（可能尚未打完或上傳）。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找不到病歷/查無此病歷號：病歷號格式錯誤，或系統搜尋不到住院資料。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處理發生錯誤：過程中發生非預期的網頁卡頓或系統延遲。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⏭️ 未在清單中(跳過)：未勾選「自動新增」，遇到不在勾選清單裡的病歷號時直接跳過。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Title"/>
        <w:rPr/>
      </w:pPr>
      <w:bookmarkStart w:colFirst="0" w:colLast="0" w:name="_rbdqnevlnb7y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=== Part-2：SOAP 處理邏輯 ===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本系統抓取的資料是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「今日門診紀錄」與「歷史中醫病程 (Ditto)」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各自比對並提取資料，姊著進行邏輯判斷來過濾資料。(如果門診紀錄不對，、四診格式有錯、P沒有用#排版..等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📌【S 欄】主觀 / 主訴：擷取”今日門診病歷” S 欄，過濾舊日期戳記，篩選當天日期後的S內容，假設今天是4/1 ，他就會找到門診紀錄S裡面符合 </w:t>
      </w:r>
      <w:r w:rsidDel="00000000" w:rsidR="00000000" w:rsidRPr="00000000">
        <w:rPr>
          <w:strike w:val="1"/>
          <w:color w:val="ff0000"/>
          <w:rtl w:val="0"/>
        </w:rPr>
        <w:t xml:space="preserve">(4/1)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頭痛....腹脹...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這一段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。若出院則自動補上出院提示。 (門診紀錄的S日期戳記要有括號喔，不然偵測不到)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📌【O 欄】客觀 / 理學檢查：優先採用「歷史 Ditto」O 欄，自動刪除過時的生命徵象數值，保留中醫四診。送出前會自動點擊帶入最新生命徵象！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📌【A 欄】評估 / 診斷：直接沿用過去 7 天內最近一次 Ditto 的 A 欄，不做額外更動。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📌【P 欄】治療計畫：擷取今日門診 P 欄，清除健保宣告冗字並重新排版（自動換行與空行）；若含中藥則自動彈出「藥囑紀錄」爬取並計算日劑量。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Title"/>
        <w:rPr/>
      </w:pPr>
      <w:bookmarkStart w:colFirst="0" w:colLast="0" w:name="_rpv5xd64qf2s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=== part-3：進階設定與快捷鍵 ===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快捷鍵功能： - Alt+S：暫停 / 繼續執行 -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Alt+A：停止並重置 -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color w:val="ff0000"/>
          <w:rtl w:val="0"/>
        </w:rPr>
        <w:t xml:space="preserve">Ctrl+Alt+F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：點擊程式空白處按下此組合鍵，可解鎖隱藏的進階設定。 •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Discord 通知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：解鎖進階設定後填入 </w:t>
      </w:r>
      <w:r w:rsidDel="00000000" w:rsidR="00000000" w:rsidRPr="00000000">
        <w:rPr>
          <w:color w:val="ff0000"/>
          <w:rtl w:val="0"/>
        </w:rPr>
        <w:t xml:space="preserve">Webhook URL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，系統能在執行完畢後自動推送結算報告至您的頻道。 </w:t>
      </w:r>
    </w:p>
    <w:p w:rsidR="00000000" w:rsidDel="00000000" w:rsidP="00000000" w:rsidRDefault="00000000" w:rsidRPr="00000000" w14:paraId="00000027">
      <w:pPr>
        <w:pStyle w:val="Title"/>
        <w:rPr/>
      </w:pPr>
      <w:bookmarkStart w:colFirst="0" w:colLast="0" w:name="_kppm6213dxdm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=== 第四頁：開發者免責聲明 ===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1. 本系統本為複製並撰寫針灸科病程使用，不具主動外傳病人資料或令裝置感染病毒之代碼功能。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2. 內容與流程(SOAP)基於開發者於 2026/03 之前的經驗實作，後續若有變動請自行修正。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3. 系統使用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爬蟲分析病歷結構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highlight w:val="yellow"/>
          <w:rtl w:val="0"/>
        </w:rPr>
        <w:t xml:space="preserve">(學長姊的門診紀錄格是很重要，沒照格式打會找不到)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，若遇網頁位移、醫院系統更新等干擾，可能產生 BUG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，請自行留意。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本系統僅為輔助撰寫病歷，請務必親自為您負責的病歷做最終確認！ 5. 操作若有問題可以再聯繫 BY 譚哥 (PBCM-38) 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Title"/>
        <w:rPr/>
      </w:pPr>
      <w:bookmarkStart w:colFirst="0" w:colLast="0" w:name="_439rna5jqx8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=== 第五頁：範例 ===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ins w:author="H Y Chan" w:id="0" w:date="2026-04-01T00:40:41Z"/>
          <w:rPrChange w:author="H Y Chan" w:id="1" w:date="2026-04-01T00:40:41Z">
            <w:rPr/>
          </w:rPrChange>
        </w:rPr>
      </w:pPr>
      <w:ins w:author="H Y Chan" w:id="0" w:date="2026-04-01T00:40:41Z">
        <w:r w:rsidDel="00000000" w:rsidR="00000000" w:rsidRPr="00000000">
          <w:rPr>
            <w:rtl w:val="0"/>
            <w:rPrChange w:author="H Y Chan" w:id="1" w:date="2026-04-01T00:40:41Z">
              <w:rPr/>
            </w:rPrChange>
          </w:rPr>
          <w:t xml:space="preserve">我們假設今天是 </w:t>
        </w:r>
        <w:r w:rsidDel="00000000" w:rsidR="00000000" w:rsidRPr="00000000">
          <w:rPr>
            <w:b w:val="1"/>
            <w:bCs w:val="1"/>
            <w:rtl w:val="0"/>
            <w:rPrChange w:author="H Y Chan" w:id="1" w:date="2026-04-01T00:40:41Z">
              <w:rPr/>
            </w:rPrChange>
          </w:rPr>
          <w:t xml:space="preserve">2026-04-01（民國 115 年 4 月 1 日）</w:t>
        </w:r>
        <w:r w:rsidDel="00000000" w:rsidR="00000000" w:rsidRPr="00000000">
          <w:rPr>
            <w:rtl w:val="0"/>
            <w:rPrChange w:author="H Y Chan" w:id="1" w:date="2026-04-01T00:40:41Z">
              <w:rPr/>
            </w:rPrChange>
          </w:rPr>
          <w:t xml:space="preserve">，系統正在處理一位有開立「科學中藥」的住院會診病人。</w:t>
        </w:r>
      </w:ins>
    </w:p>
    <w:p w:rsidR="00000000" w:rsidDel="00000000" w:rsidP="00000000" w:rsidRDefault="00000000" w:rsidRPr="00000000" w14:paraId="0000002F">
      <w:pPr>
        <w:spacing w:after="240" w:before="240" w:lineRule="auto"/>
        <w:rPr>
          <w:ins w:author="H Y Chan" w:id="0" w:date="2026-04-01T00:40:41Z"/>
          <w:rPrChange w:author="H Y Chan" w:id="1" w:date="2026-04-01T00:40:41Z">
            <w:rPr/>
          </w:rPrChange>
        </w:rPr>
      </w:pPr>
      <w:ins w:author="H Y Chan" w:id="0" w:date="2026-04-01T00:40:41Z">
        <w:r w:rsidDel="00000000" w:rsidR="00000000" w:rsidRPr="00000000">
          <w:rPr>
            <w:rtl w:val="0"/>
            <w:rPrChange w:author="H Y Chan" w:id="1" w:date="2026-04-01T00:40:41Z">
              <w:rPr/>
            </w:rPrChange>
          </w:rPr>
          <w:t xml:space="preserve">以下是系統運作的解析範例：</w:t>
        </w:r>
      </w:ins>
    </w:p>
    <w:p w:rsidR="00000000" w:rsidDel="00000000" w:rsidP="00000000" w:rsidRDefault="00000000" w:rsidRPr="00000000" w14:paraId="00000030">
      <w:pPr>
        <w:rPr>
          <w:ins w:author="H Y Chan" w:id="0" w:date="2026-04-01T00:40:41Z"/>
          <w:rPrChange w:author="H Y Chan" w:id="1" w:date="2026-04-01T00:40:41Z">
            <w:rPr/>
          </w:rPrChange>
        </w:rPr>
      </w:pPr>
      <w:ins w:author="H Y Chan" w:id="0" w:date="2026-04-01T00:40:41Z">
        <w:r w:rsidDel="00000000" w:rsidR="00000000" w:rsidRPr="00000000">
          <w:pict>
            <v:rect style="width:0.0pt;height:1.5pt" o:hr="t" o:hrstd="t" o:hralign="center" fillcolor="#A0A0A0" stroked="f"/>
          </w:pict>
        </w:r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ins w:author="H Y Chan" w:id="0" w:date="2026-04-01T00:40:41Z"/>
          <w:b w:val="1"/>
          <w:bCs w:val="1"/>
          <w:color w:val="000000"/>
          <w:sz w:val="26"/>
          <w:szCs w:val="26"/>
          <w:rPrChange w:author="H Y Chan" w:id="1" w:date="2026-04-01T00:40:41Z">
            <w:rPr/>
          </w:rPrChange>
        </w:rPr>
      </w:pPr>
      <w:ins w:author="H Y Chan" w:id="0" w:date="2026-04-01T00:40:41Z">
        <w:bookmarkStart w:colFirst="0" w:colLast="0" w:name="_9jad3geanirz" w:id="6"/>
        <w:bookmarkEnd w:id="6"/>
        <w:r w:rsidDel="00000000" w:rsidR="00000000" w:rsidRPr="00000000">
          <w:rPr>
            <w:b w:val="1"/>
            <w:bCs w:val="1"/>
            <w:color w:val="000000"/>
            <w:sz w:val="26"/>
            <w:szCs w:val="26"/>
            <w:rtl w:val="0"/>
            <w:rPrChange w:author="H Y Chan" w:id="1" w:date="2026-04-01T00:40:41Z">
              <w:rPr/>
            </w:rPrChange>
          </w:rPr>
          <w:t xml:space="preserve">📥 【爬取前】HIS 系統上的原始資料</w:t>
        </w:r>
      </w:ins>
    </w:p>
    <w:p w:rsidR="00000000" w:rsidDel="00000000" w:rsidP="00000000" w:rsidRDefault="00000000" w:rsidRPr="00000000" w14:paraId="00000032">
      <w:pPr>
        <w:spacing w:after="240" w:before="240" w:lineRule="auto"/>
        <w:rPr>
          <w:ins w:author="H Y Chan" w:id="0" w:date="2026-04-01T00:40:41Z"/>
          <w:rPrChange w:author="H Y Chan" w:id="1" w:date="2026-04-01T00:40:41Z">
            <w:rPr/>
          </w:rPrChange>
        </w:rPr>
      </w:pPr>
      <w:ins w:author="H Y Chan" w:id="0" w:date="2026-04-01T00:40:41Z">
        <w:r w:rsidDel="00000000" w:rsidR="00000000" w:rsidRPr="00000000">
          <w:rPr>
            <w:rtl w:val="0"/>
            <w:rPrChange w:author="H Y Chan" w:id="1" w:date="2026-04-01T00:40:41Z">
              <w:rPr/>
            </w:rPrChange>
          </w:rPr>
          <w:t xml:space="preserve">系統會去抓取「今日的門診紀錄」以及「過去 7 天內的 Ditto 歷史中醫病程」，這時抓到的原始文字通常非常雜亂：</w:t>
        </w:r>
      </w:ins>
    </w:p>
    <w:p w:rsidR="00000000" w:rsidDel="00000000" w:rsidP="00000000" w:rsidRDefault="00000000" w:rsidRPr="00000000" w14:paraId="00000033">
      <w:pPr>
        <w:spacing w:after="240" w:before="240" w:lineRule="auto"/>
        <w:rPr>
          <w:ins w:author="H Y Chan" w:id="0" w:date="2026-04-01T00:40:41Z"/>
          <w:b w:val="1"/>
          <w:bCs w:val="1"/>
          <w:rPrChange w:author="H Y Chan" w:id="1" w:date="2026-04-01T00:40:41Z">
            <w:rPr/>
          </w:rPrChange>
        </w:rPr>
      </w:pPr>
      <w:ins w:author="H Y Chan" w:id="0" w:date="2026-04-01T00:40:41Z">
        <w:r w:rsidDel="00000000" w:rsidR="00000000" w:rsidRPr="00000000">
          <w:rPr>
            <w:b w:val="1"/>
            <w:bCs w:val="1"/>
            <w:rtl w:val="0"/>
            <w:rPrChange w:author="H Y Chan" w:id="1" w:date="2026-04-01T00:40:41Z">
              <w:rPr/>
            </w:rPrChange>
          </w:rPr>
          <w:t xml:space="preserve">【S】（來自今日門診紀錄）</w:t>
        </w:r>
      </w:ins>
    </w:p>
    <w:p w:rsidR="00000000" w:rsidDel="00000000" w:rsidP="00000000" w:rsidRDefault="00000000" w:rsidRPr="00000000" w14:paraId="00000034">
      <w:pPr>
        <w:spacing w:after="240" w:before="240" w:lineRule="auto"/>
        <w:ind w:left="600" w:right="600" w:firstLine="0"/>
        <w:rPr>
          <w:ins w:author="H Y Chan" w:id="0" w:date="2026-04-01T00:40:41Z"/>
          <w:rPrChange w:author="H Y Chan" w:id="1" w:date="2026-04-01T00:40:41Z">
            <w:rPr/>
          </w:rPrChange>
        </w:rPr>
      </w:pPr>
      <w:ins w:author="H Y Chan" w:id="0" w:date="2026-04-01T00:40:41Z">
        <w:r w:rsidDel="00000000" w:rsidR="00000000" w:rsidRPr="00000000">
          <w:rPr>
            <w:rtl w:val="0"/>
            <w:rPrChange w:author="H Y Chan" w:id="1" w:date="2026-04-01T00:40:41Z">
              <w:rPr/>
            </w:rPrChange>
          </w:rPr>
          <w:t xml:space="preserve">…………..</w:t>
        </w:r>
        <w:r w:rsidDel="00000000" w:rsidR="00000000" w:rsidRPr="00000000">
          <w:rPr>
            <w:rtl w:val="0"/>
            <w:rPrChange w:author="H Y Chan" w:id="1" w:date="2026-04-01T00:40:41Z">
              <w:rPr/>
            </w:rPrChange>
          </w:rPr>
          <w:t xml:space="preserve">(115/03/29) 納差，腹脹，睡眠不佳。(115/04/01) 胃口稍改善，大便已成形，昨晚睡得較安穩。</w:t>
        </w:r>
      </w:ins>
    </w:p>
    <w:p w:rsidR="00000000" w:rsidDel="00000000" w:rsidP="00000000" w:rsidRDefault="00000000" w:rsidRPr="00000000" w14:paraId="00000035">
      <w:pPr>
        <w:spacing w:after="240" w:before="240" w:lineRule="auto"/>
        <w:rPr>
          <w:ins w:author="H Y Chan" w:id="0" w:date="2026-04-01T00:40:41Z"/>
          <w:b w:val="1"/>
          <w:bCs w:val="1"/>
          <w:rPrChange w:author="H Y Chan" w:id="1" w:date="2026-04-01T00:40:41Z">
            <w:rPr/>
          </w:rPrChange>
        </w:rPr>
      </w:pPr>
      <w:ins w:author="H Y Chan" w:id="0" w:date="2026-04-01T00:40:41Z">
        <w:r w:rsidDel="00000000" w:rsidR="00000000" w:rsidRPr="00000000">
          <w:rPr>
            <w:b w:val="1"/>
            <w:bCs w:val="1"/>
            <w:rtl w:val="0"/>
            <w:rPrChange w:author="H Y Chan" w:id="1" w:date="2026-04-01T00:40:41Z">
              <w:rPr/>
            </w:rPrChange>
          </w:rPr>
          <w:t xml:space="preserve">【O】（來自歷史 Ditto 病程）</w:t>
        </w:r>
      </w:ins>
    </w:p>
    <w:p w:rsidR="00000000" w:rsidDel="00000000" w:rsidP="00000000" w:rsidRDefault="00000000" w:rsidRPr="00000000" w14:paraId="00000036">
      <w:pPr>
        <w:spacing w:after="240" w:before="240" w:lineRule="auto"/>
        <w:ind w:left="600" w:right="600" w:firstLine="0"/>
        <w:rPr>
          <w:ins w:author="H Y Chan" w:id="0" w:date="2026-04-01T00:40:41Z"/>
          <w:rPrChange w:author="H Y Chan" w:id="1" w:date="2026-04-01T00:40:41Z">
            <w:rPr/>
          </w:rPrChange>
        </w:rPr>
      </w:pPr>
      <w:ins w:author="H Y Chan" w:id="0" w:date="2026-04-01T00:40:41Z">
        <w:r w:rsidDel="00000000" w:rsidR="00000000" w:rsidRPr="00000000">
          <w:rPr>
            <w:rtl w:val="0"/>
            <w:rPrChange w:author="H Y Chan" w:id="1" w:date="2026-04-01T00:40:41Z">
              <w:rPr/>
            </w:rPrChange>
          </w:rPr>
          <w:t xml:space="preserve">(115/03/31) Vital signs: Temperature: 36.6 ℃ BP: 125 / 82 mmHg Pulse: 78 per min SpO2: 98 % 望診：神明清，面色微黃。 聞診：語聲正常，無特殊氣味。 舌診：舌淡紅，苔薄白。 切診：脈弦細。 報告時間：2026-03-31 08:30 檢驗單：WBC 6.8, Hb 12.1</w:t>
        </w:r>
      </w:ins>
    </w:p>
    <w:p w:rsidR="00000000" w:rsidDel="00000000" w:rsidP="00000000" w:rsidRDefault="00000000" w:rsidRPr="00000000" w14:paraId="00000037">
      <w:pPr>
        <w:spacing w:after="240" w:before="240" w:lineRule="auto"/>
        <w:rPr>
          <w:ins w:author="H Y Chan" w:id="0" w:date="2026-04-01T00:40:41Z"/>
          <w:b w:val="1"/>
          <w:bCs w:val="1"/>
          <w:rPrChange w:author="H Y Chan" w:id="1" w:date="2026-04-01T00:40:41Z">
            <w:rPr/>
          </w:rPrChange>
        </w:rPr>
      </w:pPr>
      <w:ins w:author="H Y Chan" w:id="0" w:date="2026-04-01T00:40:41Z">
        <w:r w:rsidDel="00000000" w:rsidR="00000000" w:rsidRPr="00000000">
          <w:rPr>
            <w:b w:val="1"/>
            <w:bCs w:val="1"/>
            <w:rtl w:val="0"/>
            <w:rPrChange w:author="H Y Chan" w:id="1" w:date="2026-04-01T00:40:41Z">
              <w:rPr/>
            </w:rPrChange>
          </w:rPr>
          <w:t xml:space="preserve">【A】（來自歷史 Ditto 病程）</w:t>
        </w:r>
      </w:ins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Rule="auto"/>
        <w:ind w:left="1320" w:right="600" w:hanging="360"/>
        <w:rPr>
          <w:ins w:author="H Y Chan" w:id="0" w:date="2026-04-01T00:40:41Z"/>
        </w:rPr>
      </w:pPr>
      <w:ins w:author="H Y Chan" w:id="0" w:date="2026-04-01T00:40:41Z">
        <w:r w:rsidDel="00000000" w:rsidR="00000000" w:rsidRPr="00000000">
          <w:rPr>
            <w:rtl w:val="0"/>
            <w:rPrChange w:author="H Y Chan" w:id="1" w:date="2026-04-01T00:40:41Z">
              <w:rPr/>
            </w:rPrChange>
          </w:rPr>
          <w:t xml:space="preserve">Sleep disorder</w:t>
        </w:r>
      </w:ins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1320" w:right="600" w:hanging="360"/>
        <w:rPr>
          <w:ins w:author="H Y Chan" w:id="0" w:date="2026-04-01T00:40:41Z"/>
        </w:rPr>
      </w:pPr>
      <w:ins w:author="H Y Chan" w:id="0" w:date="2026-04-01T00:40:41Z">
        <w:r w:rsidDel="00000000" w:rsidR="00000000" w:rsidRPr="00000000">
          <w:rPr>
            <w:rtl w:val="0"/>
            <w:rPrChange w:author="H Y Chan" w:id="1" w:date="2026-04-01T00:40:41Z">
              <w:rPr/>
            </w:rPrChange>
          </w:rPr>
          <w:t xml:space="preserve">Constipation</w:t>
        </w:r>
      </w:ins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0" w:beforeAutospacing="0" w:lineRule="auto"/>
        <w:ind w:left="1320" w:right="600" w:hanging="360"/>
        <w:rPr>
          <w:ins w:author="H Y Chan" w:id="0" w:date="2026-04-01T00:40:41Z"/>
        </w:rPr>
      </w:pPr>
      <w:ins w:author="H Y Chan" w:id="0" w:date="2026-04-01T00:40:41Z">
        <w:r w:rsidDel="00000000" w:rsidR="00000000" w:rsidRPr="00000000">
          <w:rPr>
            <w:rtl w:val="0"/>
            <w:rPrChange w:author="H Y Chan" w:id="1" w:date="2026-04-01T00:40:41Z">
              <w:rPr/>
            </w:rPrChange>
          </w:rPr>
          <w:t xml:space="preserve">Functional dyspepsia</w:t>
        </w:r>
      </w:ins>
    </w:p>
    <w:p w:rsidR="00000000" w:rsidDel="00000000" w:rsidP="00000000" w:rsidRDefault="00000000" w:rsidRPr="00000000" w14:paraId="0000003B">
      <w:pPr>
        <w:spacing w:after="240" w:before="240" w:lineRule="auto"/>
        <w:rPr>
          <w:ins w:author="H Y Chan" w:id="0" w:date="2026-04-01T00:40:41Z"/>
          <w:b w:val="1"/>
          <w:bCs w:val="1"/>
          <w:rPrChange w:author="H Y Chan" w:id="1" w:date="2026-04-01T00:40:41Z">
            <w:rPr/>
          </w:rPrChange>
        </w:rPr>
      </w:pPr>
      <w:ins w:author="H Y Chan" w:id="0" w:date="2026-04-01T00:40:41Z">
        <w:r w:rsidDel="00000000" w:rsidR="00000000" w:rsidRPr="00000000">
          <w:rPr>
            <w:b w:val="1"/>
            <w:bCs w:val="1"/>
            <w:rtl w:val="0"/>
            <w:rPrChange w:author="H Y Chan" w:id="1" w:date="2026-04-01T00:40:41Z">
              <w:rPr/>
            </w:rPrChange>
          </w:rPr>
          <w:t xml:space="preserve">【P】（來自今日門診紀錄）</w:t>
        </w:r>
      </w:ins>
    </w:p>
    <w:p w:rsidR="00000000" w:rsidDel="00000000" w:rsidP="00000000" w:rsidRDefault="00000000" w:rsidRPr="00000000" w14:paraId="0000003C">
      <w:pPr>
        <w:spacing w:after="240" w:before="240" w:lineRule="auto"/>
        <w:ind w:left="600" w:right="600" w:firstLine="0"/>
        <w:rPr>
          <w:ins w:author="H Y Chan" w:id="0" w:date="2026-04-01T00:40:41Z"/>
          <w:rPrChange w:author="H Y Chan" w:id="1" w:date="2026-04-01T00:40:41Z">
            <w:rPr/>
          </w:rPrChange>
        </w:rPr>
      </w:pPr>
      <w:ins w:author="H Y Chan" w:id="0" w:date="2026-04-01T00:40:41Z">
        <w:r w:rsidDel="00000000" w:rsidR="00000000" w:rsidRPr="00000000">
          <w:rPr>
            <w:rtl w:val="0"/>
            <w:rPrChange w:author="H Y Chan" w:id="1" w:date="2026-04-01T00:40:41Z">
              <w:rPr/>
            </w:rPrChange>
          </w:rPr>
          <w:t xml:space="preserve">患者符合中醫健保特定疾病住院會診加強照護計畫(115/01/01~115/12/31) #針灸治療：合谷、足三里、太衝。留針 15 分鐘。 #科學中藥 (115/04/01) Time out</w:t>
        </w:r>
      </w:ins>
    </w:p>
    <w:p w:rsidR="00000000" w:rsidDel="00000000" w:rsidP="00000000" w:rsidRDefault="00000000" w:rsidRPr="00000000" w14:paraId="0000003D">
      <w:pPr>
        <w:rPr>
          <w:ins w:author="H Y Chan" w:id="0" w:date="2026-04-01T00:40:41Z"/>
          <w:rPrChange w:author="H Y Chan" w:id="1" w:date="2026-04-01T00:40:41Z">
            <w:rPr/>
          </w:rPrChange>
        </w:rPr>
      </w:pPr>
      <w:ins w:author="H Y Chan" w:id="0" w:date="2026-04-01T00:40:41Z">
        <w:r w:rsidDel="00000000" w:rsidR="00000000" w:rsidRPr="00000000">
          <w:pict>
            <v:rect style="width:0.0pt;height:1.5pt" o:hr="t" o:hrstd="t" o:hralign="center" fillcolor="#A0A0A0" stroked="f"/>
          </w:pict>
        </w:r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ins w:author="H Y Chan" w:id="0" w:date="2026-04-01T00:40:41Z"/>
          <w:b w:val="1"/>
          <w:bCs w:val="1"/>
          <w:color w:val="000000"/>
          <w:sz w:val="26"/>
          <w:szCs w:val="26"/>
          <w:rPrChange w:author="H Y Chan" w:id="1" w:date="2026-04-01T00:40:41Z">
            <w:rPr/>
          </w:rPrChange>
        </w:rPr>
      </w:pPr>
      <w:ins w:author="H Y Chan" w:id="0" w:date="2026-04-01T00:40:41Z">
        <w:bookmarkStart w:colFirst="0" w:colLast="0" w:name="_z0ecxp8ickkq" w:id="7"/>
        <w:bookmarkEnd w:id="7"/>
        <w:r w:rsidDel="00000000" w:rsidR="00000000" w:rsidRPr="00000000">
          <w:rPr>
            <w:b w:val="1"/>
            <w:bCs w:val="1"/>
            <w:color w:val="000000"/>
            <w:sz w:val="26"/>
            <w:szCs w:val="26"/>
            <w:rtl w:val="0"/>
            <w:rPrChange w:author="H Y Chan" w:id="1" w:date="2026-04-01T00:40:41Z">
              <w:rPr/>
            </w:rPrChange>
          </w:rPr>
          <w:t xml:space="preserve">📤 【爬取後】系統清洗、排版、並寫入的新病歷</w:t>
        </w:r>
      </w:ins>
    </w:p>
    <w:p w:rsidR="00000000" w:rsidDel="00000000" w:rsidP="00000000" w:rsidRDefault="00000000" w:rsidRPr="00000000" w14:paraId="0000003F">
      <w:pPr>
        <w:spacing w:after="240" w:before="240" w:lineRule="auto"/>
        <w:rPr>
          <w:ins w:author="H Y Chan" w:id="0" w:date="2026-04-01T00:40:41Z"/>
          <w:rPrChange w:author="H Y Chan" w:id="1" w:date="2026-04-01T00:40:41Z">
            <w:rPr/>
          </w:rPrChange>
        </w:rPr>
      </w:pPr>
      <w:ins w:author="H Y Chan" w:id="0" w:date="2026-04-01T00:40:41Z">
        <w:r w:rsidDel="00000000" w:rsidR="00000000" w:rsidRPr="00000000">
          <w:rPr>
            <w:rtl w:val="0"/>
            <w:rPrChange w:author="H Y Chan" w:id="1" w:date="2026-04-01T00:40:41Z">
              <w:rPr/>
            </w:rPrChange>
          </w:rPr>
          <w:t xml:space="preserve">經過 </w:t>
        </w:r>
        <w:r w:rsidDel="00000000" w:rsidR="00000000" w:rsidRPr="00000000">
          <w:rPr>
            <w:rFonts w:ascii="Roboto Mono" w:cs="Roboto Mono" w:eastAsia="Roboto Mono" w:hAnsi="Roboto Mono"/>
            <w:color w:val="188038"/>
            <w:rtl w:val="0"/>
            <w:rPrChange w:author="H Y Chan" w:id="1" w:date="2026-04-01T00:40:41Z">
              <w:rPr/>
            </w:rPrChange>
          </w:rPr>
          <w:t xml:space="preserve">本系統</w:t>
        </w:r>
        <w:r w:rsidDel="00000000" w:rsidR="00000000" w:rsidRPr="00000000">
          <w:rPr>
            <w:rtl w:val="0"/>
            <w:rPrChange w:author="H Y Chan" w:id="1" w:date="2026-04-01T00:40:41Z">
              <w:rPr/>
            </w:rPrChange>
          </w:rPr>
          <w:t xml:space="preserve"> 的 Regex（正則表達式）與自動爬蟲邏輯處理後，貼到今日病歷上的格式會變成這樣：</w:t>
        </w:r>
      </w:ins>
    </w:p>
    <w:p w:rsidR="00000000" w:rsidDel="00000000" w:rsidP="00000000" w:rsidRDefault="00000000" w:rsidRPr="00000000" w14:paraId="00000040">
      <w:pPr>
        <w:spacing w:after="240" w:before="240" w:lineRule="auto"/>
        <w:rPr>
          <w:ins w:author="H Y Chan" w:id="0" w:date="2026-04-01T00:40:41Z"/>
          <w:b w:val="1"/>
          <w:bCs w:val="1"/>
          <w:rPrChange w:author="H Y Chan" w:id="1" w:date="2026-04-01T00:40:41Z">
            <w:rPr/>
          </w:rPrChange>
        </w:rPr>
      </w:pPr>
      <w:ins w:author="H Y Chan" w:id="0" w:date="2026-04-01T00:40:41Z">
        <w:r w:rsidDel="00000000" w:rsidR="00000000" w:rsidRPr="00000000">
          <w:rPr>
            <w:b w:val="1"/>
            <w:bCs w:val="1"/>
            <w:rtl w:val="0"/>
            <w:rPrChange w:author="H Y Chan" w:id="1" w:date="2026-04-01T00:40:41Z">
              <w:rPr/>
            </w:rPrChange>
          </w:rPr>
          <w:t xml:space="preserve">【S】</w:t>
        </w:r>
      </w:ins>
    </w:p>
    <w:p w:rsidR="00000000" w:rsidDel="00000000" w:rsidP="00000000" w:rsidRDefault="00000000" w:rsidRPr="00000000" w14:paraId="00000041">
      <w:pPr>
        <w:spacing w:after="240" w:before="240" w:lineRule="auto"/>
        <w:ind w:left="600" w:right="600" w:firstLine="0"/>
        <w:rPr>
          <w:ins w:author="H Y Chan" w:id="0" w:date="2026-04-01T00:40:41Z"/>
          <w:rPrChange w:author="H Y Chan" w:id="1" w:date="2026-04-01T00:40:41Z">
            <w:rPr/>
          </w:rPrChange>
        </w:rPr>
      </w:pPr>
      <w:ins w:author="H Y Chan" w:id="0" w:date="2026-04-01T00:40:41Z">
        <w:r w:rsidDel="00000000" w:rsidR="00000000" w:rsidRPr="00000000">
          <w:rPr>
            <w:rtl w:val="0"/>
            <w:rPrChange w:author="H Y Chan" w:id="1" w:date="2026-04-01T00:40:41Z">
              <w:rPr/>
            </w:rPrChange>
          </w:rPr>
          <w:t xml:space="preserve">胃口稍改善，大便已成形，昨晚睡得較安穩。</w:t>
        </w:r>
      </w:ins>
    </w:p>
    <w:p w:rsidR="00000000" w:rsidDel="00000000" w:rsidP="00000000" w:rsidRDefault="00000000" w:rsidRPr="00000000" w14:paraId="00000042">
      <w:pPr>
        <w:spacing w:after="240" w:before="240" w:lineRule="auto"/>
        <w:rPr>
          <w:ins w:author="H Y Chan" w:id="0" w:date="2026-04-01T00:40:41Z"/>
          <w:b w:val="1"/>
          <w:bCs w:val="1"/>
          <w:rPrChange w:author="H Y Chan" w:id="1" w:date="2026-04-01T00:40:41Z">
            <w:rPr/>
          </w:rPrChange>
        </w:rPr>
      </w:pPr>
      <w:ins w:author="H Y Chan" w:id="0" w:date="2026-04-01T00:40:41Z">
        <w:r w:rsidDel="00000000" w:rsidR="00000000" w:rsidRPr="00000000">
          <w:rPr>
            <w:b w:val="1"/>
            <w:bCs w:val="1"/>
            <w:rtl w:val="0"/>
            <w:rPrChange w:author="H Y Chan" w:id="1" w:date="2026-04-01T00:40:41Z">
              <w:rPr/>
            </w:rPrChange>
          </w:rPr>
          <w:t xml:space="preserve">【O】</w:t>
        </w:r>
      </w:ins>
    </w:p>
    <w:p w:rsidR="00000000" w:rsidDel="00000000" w:rsidP="00000000" w:rsidRDefault="00000000" w:rsidRPr="00000000" w14:paraId="00000043">
      <w:pPr>
        <w:spacing w:after="240" w:before="240" w:lineRule="auto"/>
        <w:rPr>
          <w:ins w:author="H Y Chan" w:id="0" w:date="2026-04-01T00:40:41Z"/>
          <w:rPrChange w:author="H Y Chan" w:id="1" w:date="2026-04-01T00:40:41Z">
            <w:rPr/>
          </w:rPrChange>
        </w:rPr>
      </w:pPr>
      <w:ins w:author="H Y Chan" w:id="0" w:date="2026-04-01T00:40:41Z">
        <w:r w:rsidDel="00000000" w:rsidR="00000000" w:rsidRPr="00000000">
          <w:rPr>
            <w:rtl w:val="0"/>
            <w:rPrChange w:author="H Y Chan" w:id="1" w:date="2026-04-01T00:40:41Z">
              <w:rPr/>
            </w:rPrChange>
          </w:rPr>
          <w:t xml:space="preserve">[</w:t>
        </w:r>
        <w:r w:rsidDel="00000000" w:rsidR="00000000" w:rsidRPr="00000000">
          <w:rPr>
            <w:rtl w:val="0"/>
            <w:rPrChange w:author="H Y Chan" w:id="1" w:date="2026-04-01T00:40:41Z">
              <w:rPr/>
            </w:rPrChange>
          </w:rPr>
          <w:t xml:space="preserve">系統同時偵測到原始資料裡有「報告時間、檢驗單」等字眼，於是觸發 </w:t>
        </w:r>
        <w:r w:rsidDel="00000000" w:rsidR="00000000" w:rsidRPr="00000000">
          <w:rPr>
            <w:rFonts w:ascii="Roboto Mono" w:cs="Roboto Mono" w:eastAsia="Roboto Mono" w:hAnsi="Roboto Mono"/>
            <w:color w:val="188038"/>
            <w:rtl w:val="0"/>
            <w:rPrChange w:author="H Y Chan" w:id="1" w:date="2026-04-01T00:40:41Z">
              <w:rPr/>
            </w:rPrChange>
          </w:rPr>
          <w:t xml:space="preserve">needs_new_reports = True</w:t>
        </w:r>
        <w:r w:rsidDel="00000000" w:rsidR="00000000" w:rsidRPr="00000000">
          <w:rPr>
            <w:rtl w:val="0"/>
            <w:rPrChange w:author="H Y Chan" w:id="1" w:date="2026-04-01T00:40:41Z">
              <w:rPr/>
            </w:rPrChange>
          </w:rPr>
          <w:t xml:space="preserve">，在病歷送出前，機器人會自動去點擊右側的「生命徵象」與「檢查報告」按鈕，幫你把「最新、當下」的數值自動貼上！]</w:t>
        </w:r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44">
      <w:pPr>
        <w:spacing w:after="240" w:before="240" w:lineRule="auto"/>
        <w:ind w:left="600" w:right="600" w:firstLine="0"/>
        <w:rPr>
          <w:ins w:author="H Y Chan" w:id="0" w:date="2026-04-01T00:40:41Z"/>
          <w:rPrChange w:author="H Y Chan" w:id="1" w:date="2026-04-01T00:40:41Z">
            <w:rPr/>
          </w:rPrChange>
        </w:rPr>
      </w:pPr>
      <w:ins w:author="H Y Chan" w:id="0" w:date="2026-04-01T00:40:41Z">
        <w:r w:rsidDel="00000000" w:rsidR="00000000" w:rsidRPr="00000000">
          <w:rPr>
            <w:rtl w:val="0"/>
            <w:rPrChange w:author="H Y Chan" w:id="1" w:date="2026-04-01T00:40:41Z">
              <w:rPr/>
            </w:rPrChange>
          </w:rPr>
          <w:t xml:space="preserve">望診：神明清，面色微黃。 </w:t>
        </w:r>
      </w:ins>
    </w:p>
    <w:p w:rsidR="00000000" w:rsidDel="00000000" w:rsidP="00000000" w:rsidRDefault="00000000" w:rsidRPr="00000000" w14:paraId="00000045">
      <w:pPr>
        <w:spacing w:after="240" w:before="240" w:lineRule="auto"/>
        <w:ind w:left="600" w:right="600" w:firstLine="0"/>
        <w:rPr>
          <w:ins w:author="H Y Chan" w:id="0" w:date="2026-04-01T00:40:41Z"/>
          <w:rPrChange w:author="H Y Chan" w:id="1" w:date="2026-04-01T00:40:41Z">
            <w:rPr/>
          </w:rPrChange>
        </w:rPr>
      </w:pPr>
      <w:ins w:author="H Y Chan" w:id="0" w:date="2026-04-01T00:40:41Z">
        <w:r w:rsidDel="00000000" w:rsidR="00000000" w:rsidRPr="00000000">
          <w:rPr>
            <w:rtl w:val="0"/>
            <w:rPrChange w:author="H Y Chan" w:id="1" w:date="2026-04-01T00:40:41Z">
              <w:rPr/>
            </w:rPrChange>
          </w:rPr>
          <w:t xml:space="preserve">聞診：語聲正常，無特殊氣味。 </w:t>
        </w:r>
      </w:ins>
    </w:p>
    <w:p w:rsidR="00000000" w:rsidDel="00000000" w:rsidP="00000000" w:rsidRDefault="00000000" w:rsidRPr="00000000" w14:paraId="00000046">
      <w:pPr>
        <w:spacing w:after="240" w:before="240" w:lineRule="auto"/>
        <w:ind w:left="600" w:right="600" w:firstLine="0"/>
        <w:rPr>
          <w:ins w:author="H Y Chan" w:id="0" w:date="2026-04-01T00:40:41Z"/>
          <w:rPrChange w:author="H Y Chan" w:id="1" w:date="2026-04-01T00:40:41Z">
            <w:rPr/>
          </w:rPrChange>
        </w:rPr>
      </w:pPr>
      <w:ins w:author="H Y Chan" w:id="0" w:date="2026-04-01T00:40:41Z">
        <w:r w:rsidDel="00000000" w:rsidR="00000000" w:rsidRPr="00000000">
          <w:rPr>
            <w:rtl w:val="0"/>
            <w:rPrChange w:author="H Y Chan" w:id="1" w:date="2026-04-01T00:40:41Z">
              <w:rPr/>
            </w:rPrChange>
          </w:rPr>
          <w:t xml:space="preserve">舌診：舌淡紅，苔薄白。 </w:t>
        </w:r>
      </w:ins>
    </w:p>
    <w:p w:rsidR="00000000" w:rsidDel="00000000" w:rsidP="00000000" w:rsidRDefault="00000000" w:rsidRPr="00000000" w14:paraId="00000047">
      <w:pPr>
        <w:spacing w:after="240" w:before="240" w:lineRule="auto"/>
        <w:ind w:left="600" w:right="600" w:firstLine="0"/>
        <w:rPr>
          <w:ins w:author="H Y Chan" w:id="0" w:date="2026-04-01T00:40:41Z"/>
          <w:rPrChange w:author="H Y Chan" w:id="1" w:date="2026-04-01T00:40:41Z">
            <w:rPr/>
          </w:rPrChange>
        </w:rPr>
      </w:pPr>
      <w:ins w:author="H Y Chan" w:id="0" w:date="2026-04-01T00:40:41Z">
        <w:r w:rsidDel="00000000" w:rsidR="00000000" w:rsidRPr="00000000">
          <w:rPr>
            <w:rtl w:val="0"/>
            <w:rPrChange w:author="H Y Chan" w:id="1" w:date="2026-04-01T00:40:41Z">
              <w:rPr/>
            </w:rPrChange>
          </w:rPr>
          <w:t xml:space="preserve">切診：脈弦細。</w:t>
        </w:r>
      </w:ins>
    </w:p>
    <w:p w:rsidR="00000000" w:rsidDel="00000000" w:rsidP="00000000" w:rsidRDefault="00000000" w:rsidRPr="00000000" w14:paraId="00000048">
      <w:pPr>
        <w:spacing w:after="240" w:before="240" w:lineRule="auto"/>
        <w:rPr>
          <w:ins w:author="H Y Chan" w:id="0" w:date="2026-04-01T00:40:41Z"/>
          <w:b w:val="1"/>
          <w:bCs w:val="1"/>
          <w:rPrChange w:author="H Y Chan" w:id="1" w:date="2026-04-01T00:40:41Z">
            <w:rPr/>
          </w:rPrChange>
        </w:rPr>
      </w:pPr>
      <w:ins w:author="H Y Chan" w:id="0" w:date="2026-04-01T00:40:41Z">
        <w:r w:rsidDel="00000000" w:rsidR="00000000" w:rsidRPr="00000000">
          <w:rPr>
            <w:b w:val="1"/>
            <w:bCs w:val="1"/>
            <w:rtl w:val="0"/>
            <w:rPrChange w:author="H Y Chan" w:id="1" w:date="2026-04-01T00:40:41Z">
              <w:rPr/>
            </w:rPrChange>
          </w:rPr>
          <w:t xml:space="preserve">【A】</w:t>
        </w:r>
      </w:ins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240" w:lineRule="auto"/>
        <w:ind w:left="1320" w:right="600" w:hanging="360"/>
        <w:rPr>
          <w:ins w:author="H Y Chan" w:id="0" w:date="2026-04-01T00:40:41Z"/>
        </w:rPr>
      </w:pPr>
      <w:ins w:author="H Y Chan" w:id="0" w:date="2026-04-01T00:40:41Z">
        <w:r w:rsidDel="00000000" w:rsidR="00000000" w:rsidRPr="00000000">
          <w:rPr>
            <w:rtl w:val="0"/>
            <w:rPrChange w:author="H Y Chan" w:id="1" w:date="2026-04-01T00:40:41Z">
              <w:rPr/>
            </w:rPrChange>
          </w:rPr>
          <w:t xml:space="preserve">Sleep disorder</w:t>
        </w:r>
      </w:ins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1320" w:right="600" w:hanging="360"/>
        <w:rPr>
          <w:ins w:author="H Y Chan" w:id="0" w:date="2026-04-01T00:40:41Z"/>
        </w:rPr>
      </w:pPr>
      <w:ins w:author="H Y Chan" w:id="0" w:date="2026-04-01T00:40:41Z">
        <w:r w:rsidDel="00000000" w:rsidR="00000000" w:rsidRPr="00000000">
          <w:rPr>
            <w:rtl w:val="0"/>
            <w:rPrChange w:author="H Y Chan" w:id="1" w:date="2026-04-01T00:40:41Z">
              <w:rPr/>
            </w:rPrChange>
          </w:rPr>
          <w:t xml:space="preserve">Constipation</w:t>
        </w:r>
      </w:ins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240" w:before="0" w:beforeAutospacing="0" w:lineRule="auto"/>
        <w:ind w:left="1320" w:right="600" w:hanging="360"/>
        <w:rPr>
          <w:ins w:author="H Y Chan" w:id="0" w:date="2026-04-01T00:40:41Z"/>
        </w:rPr>
      </w:pPr>
      <w:ins w:author="H Y Chan" w:id="0" w:date="2026-04-01T00:40:41Z">
        <w:r w:rsidDel="00000000" w:rsidR="00000000" w:rsidRPr="00000000">
          <w:rPr>
            <w:rtl w:val="0"/>
            <w:rPrChange w:author="H Y Chan" w:id="1" w:date="2026-04-01T00:40:41Z">
              <w:rPr/>
            </w:rPrChange>
          </w:rPr>
          <w:t xml:space="preserve">Functional dyspepsia</w:t>
        </w:r>
      </w:ins>
    </w:p>
    <w:p w:rsidR="00000000" w:rsidDel="00000000" w:rsidP="00000000" w:rsidRDefault="00000000" w:rsidRPr="00000000" w14:paraId="0000004C">
      <w:pPr>
        <w:spacing w:after="240" w:before="240" w:lineRule="auto"/>
        <w:rPr>
          <w:ins w:author="H Y Chan" w:id="0" w:date="2026-04-01T00:40:41Z"/>
          <w:b w:val="1"/>
          <w:bCs w:val="1"/>
          <w:rPrChange w:author="H Y Chan" w:id="1" w:date="2026-04-01T00:40:41Z">
            <w:rPr/>
          </w:rPrChange>
        </w:rPr>
      </w:pPr>
      <w:ins w:author="H Y Chan" w:id="0" w:date="2026-04-01T00:40:41Z">
        <w:r w:rsidDel="00000000" w:rsidR="00000000" w:rsidRPr="00000000">
          <w:rPr>
            <w:b w:val="1"/>
            <w:bCs w:val="1"/>
            <w:rtl w:val="0"/>
            <w:rPrChange w:author="H Y Chan" w:id="1" w:date="2026-04-01T00:40:41Z">
              <w:rPr/>
            </w:rPrChange>
          </w:rPr>
          <w:t xml:space="preserve">【P】</w:t>
        </w:r>
      </w:ins>
    </w:p>
    <w:p w:rsidR="00000000" w:rsidDel="00000000" w:rsidP="00000000" w:rsidRDefault="00000000" w:rsidRPr="00000000" w14:paraId="0000004D">
      <w:pPr>
        <w:spacing w:after="240" w:before="240" w:lineRule="auto"/>
        <w:ind w:left="600" w:right="600" w:firstLine="0"/>
        <w:rPr>
          <w:ins w:author="H Y Chan" w:id="0" w:date="2026-04-01T00:40:41Z"/>
          <w:rPrChange w:author="H Y Chan" w:id="1" w:date="2026-04-01T00:40:41Z">
            <w:rPr/>
          </w:rPrChange>
        </w:rPr>
      </w:pPr>
      <w:ins w:author="H Y Chan" w:id="0" w:date="2026-04-01T00:40:41Z">
        <w:r w:rsidDel="00000000" w:rsidR="00000000" w:rsidRPr="00000000">
          <w:rPr>
            <w:rtl w:val="0"/>
            <w:rPrChange w:author="H Y Chan" w:id="1" w:date="2026-04-01T00:40:41Z">
              <w:rPr/>
            </w:rPrChange>
          </w:rPr>
          <w:t xml:space="preserve">#針灸治療：合谷、足三里、太衝。留針 15 分鐘。</w:t>
        </w:r>
      </w:ins>
    </w:p>
    <w:p w:rsidR="00000000" w:rsidDel="00000000" w:rsidP="00000000" w:rsidRDefault="00000000" w:rsidRPr="00000000" w14:paraId="0000004E">
      <w:pPr>
        <w:spacing w:after="240" w:before="240" w:lineRule="auto"/>
        <w:ind w:left="600" w:right="600" w:firstLine="0"/>
        <w:rPr>
          <w:ins w:author="H Y Chan" w:id="0" w:date="2026-04-01T00:40:41Z"/>
          <w:rPrChange w:author="H Y Chan" w:id="1" w:date="2026-04-01T00:40:41Z">
            <w:rPr/>
          </w:rPrChange>
        </w:rPr>
      </w:pPr>
      <w:ins w:author="H Y Chan" w:id="0" w:date="2026-04-01T00:40:41Z">
        <w:r w:rsidDel="00000000" w:rsidR="00000000" w:rsidRPr="00000000">
          <w:rPr>
            <w:rtl w:val="0"/>
            <w:rPrChange w:author="H Y Chan" w:id="1" w:date="2026-04-01T00:40:41Z">
              <w:rPr/>
            </w:rPrChange>
          </w:rPr>
          <w:t xml:space="preserve">#科學中藥 加味逍遙散4.00 GM BID 酸棗仁湯3.00 GM BID</w:t>
        </w:r>
      </w:ins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Title"/>
        <w:rPr/>
      </w:pPr>
      <w:bookmarkStart w:colFirst="0" w:colLast="0" w:name="_l9fdkx4mg8i9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其他細節(可忽略)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wwiwrwb8b7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判斷是否「強制改暫存」 (防呆機制)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這個邏輯對應到介面上「🌿 內容有中藥治療時改暫存」的打勾選項。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觸發條件：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必須在介面上勾選該選項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draft_on_herb=True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)。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搜尋範圍：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優先檢查「歷史 Ditto 的 P 欄」。如果歷史紀錄沒有 P 欄，則退而求其次檢查「今日門診紀錄的 P 欄」。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關鍵字清單：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只要文字中包含以下任一個詞彙，就會判定為含中藥，並將最後的動作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強制改成「暫存」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中藥治療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中藥水治療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中藥水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科學中藥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水藥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3vbpyd9ygu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判斷是否「觸發自動抓取藥單」 (爬蟲機制)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這個邏輯是在處理「今日門診紀錄 P 欄排版」時自動運作的，不管上有沒有勾選暫存都會執行。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觸發條件：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掃描今日門診紀錄的 P 欄，尋找開頭帶有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標籤的文字行（例如：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#中藥治療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）。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關鍵字清單：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只要該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標籤行包含以下任一個詞彙，系統就會認定這是中藥處方區塊：</w:t>
      </w:r>
    </w:p>
    <w:p w:rsidR="00000000" w:rsidDel="00000000" w:rsidP="00000000" w:rsidRDefault="00000000" w:rsidRPr="00000000" w14:paraId="0000006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中藥</w:t>
      </w:r>
    </w:p>
    <w:p w:rsidR="00000000" w:rsidDel="00000000" w:rsidP="00000000" w:rsidRDefault="00000000" w:rsidRPr="00000000" w14:paraId="0000006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科學中藥</w:t>
      </w:r>
    </w:p>
    <w:p w:rsidR="00000000" w:rsidDel="00000000" w:rsidP="00000000" w:rsidRDefault="00000000" w:rsidRPr="00000000" w14:paraId="0000006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水藥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執行動作：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一旦觸發，系統會自動切換去點擊「醫藥囑相關紀錄」&gt;「藥囑紀錄」，把當天的中醫藥品明細、頻率抓下來，計算好日劑量（對齊 0.5 倍數），然後整齊地貼回 P 欄的下方。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簡單總結：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系統是靠抓取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 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裡的特定字眼（如：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科學中藥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水藥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等關鍵字）來判斷的。一旦看到這些字眼，排版時就會去爬藥單；如果有勾選防呆選項，送出前就會把狀態改成暫存。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